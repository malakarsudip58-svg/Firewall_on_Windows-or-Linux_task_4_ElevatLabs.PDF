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6DD1" w14:textId="77777777" w:rsidR="00AB372F" w:rsidRPr="00082BD7" w:rsidRDefault="00000000" w:rsidP="00082BD7">
      <w:pPr>
        <w:jc w:val="center"/>
        <w:rPr>
          <w:b/>
          <w:bCs/>
          <w:sz w:val="44"/>
          <w:szCs w:val="44"/>
          <w:u w:val="single"/>
        </w:rPr>
      </w:pPr>
      <w:r w:rsidRPr="00082BD7">
        <w:rPr>
          <w:b/>
          <w:bCs/>
          <w:sz w:val="44"/>
          <w:szCs w:val="44"/>
          <w:u w:val="single"/>
        </w:rPr>
        <w:t>Setup and Use a Firewall on Windows/Linux</w:t>
      </w:r>
    </w:p>
    <w:p w14:paraId="6210BE8B" w14:textId="77777777" w:rsidR="00AB372F" w:rsidRPr="00445A81" w:rsidRDefault="00AB372F" w:rsidP="00445A81"/>
    <w:p w14:paraId="376ACF9C" w14:textId="77777777" w:rsidR="00AB372F" w:rsidRPr="00445A81" w:rsidRDefault="00AB372F" w:rsidP="00445A81"/>
    <w:p w14:paraId="17AB69D8" w14:textId="77777777" w:rsidR="00AB372F" w:rsidRPr="00445A81" w:rsidRDefault="00AB372F" w:rsidP="00445A81"/>
    <w:p w14:paraId="2608329A" w14:textId="77777777" w:rsidR="00AB372F" w:rsidRPr="00445A81" w:rsidRDefault="00AB372F" w:rsidP="00445A81"/>
    <w:p w14:paraId="2389FB17" w14:textId="77777777" w:rsidR="00AB372F" w:rsidRPr="00445A81" w:rsidRDefault="00AB372F" w:rsidP="00445A81"/>
    <w:p w14:paraId="7F725D38" w14:textId="77777777" w:rsidR="00AB372F" w:rsidRPr="00445A81" w:rsidRDefault="00000000" w:rsidP="00445A81">
      <w:r w:rsidRPr="00445A81">
        <w:drawing>
          <wp:anchor distT="0" distB="0" distL="0" distR="0" simplePos="0" relativeHeight="251656192" behindDoc="1" locked="0" layoutInCell="1" allowOverlap="1" wp14:anchorId="47DF7902" wp14:editId="633213B2">
            <wp:simplePos x="0" y="0"/>
            <wp:positionH relativeFrom="page">
              <wp:posOffset>914400</wp:posOffset>
            </wp:positionH>
            <wp:positionV relativeFrom="paragraph">
              <wp:posOffset>293364</wp:posOffset>
            </wp:positionV>
            <wp:extent cx="5730875" cy="3438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F3291" w14:textId="77777777" w:rsidR="00AB372F" w:rsidRPr="00445A81" w:rsidRDefault="00AB372F" w:rsidP="00445A81"/>
    <w:p w14:paraId="01F3BD05" w14:textId="2213E11D" w:rsidR="00AB372F" w:rsidRDefault="00000000" w:rsidP="00445A81">
      <w:pPr>
        <w:rPr>
          <w:sz w:val="40"/>
          <w:szCs w:val="40"/>
        </w:rPr>
      </w:pPr>
      <w:r w:rsidRPr="00082BD7">
        <w:rPr>
          <w:sz w:val="40"/>
          <w:szCs w:val="40"/>
        </w:rPr>
        <w:t>We setup and use firewall on Linux</w:t>
      </w:r>
      <w:r w:rsidR="00082BD7">
        <w:rPr>
          <w:sz w:val="40"/>
          <w:szCs w:val="40"/>
        </w:rPr>
        <w:t>.</w:t>
      </w:r>
    </w:p>
    <w:p w14:paraId="47ECF0AC" w14:textId="77777777" w:rsidR="00082BD7" w:rsidRPr="00082BD7" w:rsidRDefault="00082BD7" w:rsidP="00445A81">
      <w:pPr>
        <w:rPr>
          <w:sz w:val="40"/>
          <w:szCs w:val="40"/>
        </w:rPr>
      </w:pPr>
    </w:p>
    <w:p w14:paraId="7EA72235" w14:textId="77777777" w:rsidR="00AB372F" w:rsidRPr="00445A81" w:rsidRDefault="00AB372F" w:rsidP="00445A81"/>
    <w:p w14:paraId="6CD850B3" w14:textId="77777777" w:rsidR="00AB372F" w:rsidRPr="00082BD7" w:rsidRDefault="00000000" w:rsidP="00082BD7">
      <w:pPr>
        <w:jc w:val="center"/>
        <w:rPr>
          <w:b/>
          <w:bCs/>
          <w:sz w:val="36"/>
          <w:szCs w:val="36"/>
          <w:u w:val="single"/>
        </w:rPr>
      </w:pPr>
      <w:r w:rsidRPr="00082BD7">
        <w:rPr>
          <w:b/>
          <w:bCs/>
          <w:sz w:val="36"/>
          <w:szCs w:val="36"/>
          <w:u w:val="single"/>
        </w:rPr>
        <w:t>Open Firewall Configuration Tool</w:t>
      </w:r>
    </w:p>
    <w:p w14:paraId="7F98B780" w14:textId="77777777" w:rsidR="00082BD7" w:rsidRPr="00082BD7" w:rsidRDefault="00082BD7" w:rsidP="00445A81">
      <w:pPr>
        <w:rPr>
          <w:sz w:val="36"/>
          <w:szCs w:val="36"/>
        </w:rPr>
      </w:pPr>
    </w:p>
    <w:p w14:paraId="419CE720" w14:textId="77777777" w:rsidR="00AB372F" w:rsidRPr="00445A81" w:rsidRDefault="00AB372F" w:rsidP="00445A81"/>
    <w:p w14:paraId="2AF447FF" w14:textId="787AD4BB" w:rsidR="00082BD7" w:rsidRPr="00082BD7" w:rsidRDefault="00000000" w:rsidP="00445A81">
      <w:pPr>
        <w:rPr>
          <w:b/>
          <w:bCs/>
          <w:sz w:val="36"/>
          <w:szCs w:val="36"/>
          <w:u w:val="single"/>
        </w:rPr>
      </w:pPr>
      <w:r w:rsidRPr="00082BD7">
        <w:rPr>
          <w:b/>
          <w:bCs/>
          <w:sz w:val="36"/>
          <w:szCs w:val="36"/>
          <w:u w:val="single"/>
        </w:rPr>
        <w:t>On Linux (UFW):</w:t>
      </w:r>
    </w:p>
    <w:p w14:paraId="441AE762" w14:textId="77777777" w:rsidR="00AB372F" w:rsidRDefault="00AB372F" w:rsidP="00445A81"/>
    <w:p w14:paraId="05C122F0" w14:textId="77777777" w:rsidR="00082BD7" w:rsidRPr="00445A81" w:rsidRDefault="00082BD7" w:rsidP="00445A81"/>
    <w:p w14:paraId="572B7830" w14:textId="418DBCCF" w:rsidR="00AB372F" w:rsidRPr="00082BD7" w:rsidRDefault="00000000" w:rsidP="00445A81">
      <w:pPr>
        <w:rPr>
          <w:sz w:val="36"/>
          <w:szCs w:val="36"/>
        </w:rPr>
      </w:pPr>
      <w:r w:rsidRPr="00082BD7">
        <w:rPr>
          <w:sz w:val="36"/>
          <w:szCs w:val="36"/>
        </w:rPr>
        <w:t xml:space="preserve">Open firewall configuration tool </w:t>
      </w:r>
      <w:r w:rsidRPr="00082BD7">
        <w:rPr>
          <w:b/>
          <w:bCs/>
          <w:sz w:val="36"/>
          <w:szCs w:val="36"/>
        </w:rPr>
        <w:t>(Windows Firewa</w:t>
      </w:r>
      <w:r w:rsidR="00384648" w:rsidRPr="00082BD7">
        <w:rPr>
          <w:b/>
          <w:bCs/>
          <w:sz w:val="36"/>
          <w:szCs w:val="36"/>
        </w:rPr>
        <w:t>l</w:t>
      </w:r>
      <w:r w:rsidRPr="00082BD7">
        <w:rPr>
          <w:b/>
          <w:bCs/>
          <w:sz w:val="36"/>
          <w:szCs w:val="36"/>
        </w:rPr>
        <w:t>l or terminal for UFW)</w:t>
      </w:r>
    </w:p>
    <w:p w14:paraId="39AE9E42" w14:textId="77777777" w:rsidR="00AB372F" w:rsidRPr="00082BD7" w:rsidRDefault="00AB372F" w:rsidP="00445A81">
      <w:pPr>
        <w:rPr>
          <w:sz w:val="36"/>
          <w:szCs w:val="36"/>
        </w:rPr>
        <w:sectPr w:rsidR="00AB372F" w:rsidRPr="00082BD7">
          <w:type w:val="continuous"/>
          <w:pgSz w:w="11910" w:h="16840"/>
          <w:pgMar w:top="1820" w:right="708" w:bottom="280" w:left="1417" w:header="720" w:footer="720" w:gutter="0"/>
          <w:cols w:space="720"/>
        </w:sectPr>
      </w:pPr>
    </w:p>
    <w:p w14:paraId="7AFA1520" w14:textId="20C4A2BC" w:rsidR="00AB372F" w:rsidRPr="00082BD7" w:rsidRDefault="00000000" w:rsidP="00445A81">
      <w:pPr>
        <w:rPr>
          <w:sz w:val="36"/>
          <w:szCs w:val="36"/>
        </w:rPr>
      </w:pPr>
      <w:r w:rsidRPr="00082BD7">
        <w:rPr>
          <w:sz w:val="36"/>
          <w:szCs w:val="36"/>
        </w:rPr>
        <w:lastRenderedPageBreak/>
        <w:t xml:space="preserve">Open a terminal and run </w:t>
      </w:r>
      <w:r w:rsidRPr="00082BD7">
        <w:rPr>
          <w:b/>
          <w:bCs/>
          <w:sz w:val="36"/>
          <w:szCs w:val="36"/>
        </w:rPr>
        <w:t>“sudo ufw status”</w:t>
      </w:r>
      <w:r w:rsidRPr="00082BD7">
        <w:rPr>
          <w:sz w:val="36"/>
          <w:szCs w:val="36"/>
        </w:rPr>
        <w:t xml:space="preserve"> to check if it's active. If not, enable it with </w:t>
      </w:r>
      <w:r w:rsidRPr="00082BD7">
        <w:rPr>
          <w:b/>
          <w:bCs/>
          <w:sz w:val="36"/>
          <w:szCs w:val="36"/>
        </w:rPr>
        <w:t>“sudo ufw enable”</w:t>
      </w:r>
      <w:r w:rsidR="00082BD7">
        <w:rPr>
          <w:b/>
          <w:bCs/>
          <w:sz w:val="36"/>
          <w:szCs w:val="36"/>
        </w:rPr>
        <w:t>.</w:t>
      </w:r>
    </w:p>
    <w:p w14:paraId="6B71D24B" w14:textId="77777777" w:rsidR="00384648" w:rsidRPr="00445A81" w:rsidRDefault="00384648" w:rsidP="00445A81"/>
    <w:p w14:paraId="123B1161" w14:textId="320CECBC" w:rsidR="00384648" w:rsidRPr="00445A81" w:rsidRDefault="00384648" w:rsidP="00445A81">
      <w:r w:rsidRPr="00445A81">
        <w:drawing>
          <wp:inline distT="0" distB="0" distL="0" distR="0" wp14:anchorId="34E2BEB1" wp14:editId="53DBA5DB">
            <wp:extent cx="6168136" cy="2965450"/>
            <wp:effectExtent l="0" t="0" r="4445" b="6350"/>
            <wp:docPr id="9640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852" cy="297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73F2" w14:textId="77777777" w:rsidR="00AB372F" w:rsidRPr="00445A81" w:rsidRDefault="00AB372F" w:rsidP="00445A81"/>
    <w:p w14:paraId="70B1E68C" w14:textId="77777777" w:rsidR="00AB372F" w:rsidRPr="00445A81" w:rsidRDefault="00AB372F" w:rsidP="00445A81"/>
    <w:p w14:paraId="73E68EAE" w14:textId="5D655B98" w:rsidR="00AB372F" w:rsidRPr="00445A81" w:rsidRDefault="00384648" w:rsidP="00445A81">
      <w:r w:rsidRPr="00445A81">
        <w:drawing>
          <wp:inline distT="0" distB="0" distL="0" distR="0" wp14:anchorId="1477CE55" wp14:editId="66E581AE">
            <wp:extent cx="6122236" cy="2940050"/>
            <wp:effectExtent l="0" t="0" r="0" b="0"/>
            <wp:docPr id="2192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67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8632" cy="29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92EF" w14:textId="77777777" w:rsidR="00AB372F" w:rsidRPr="00445A81" w:rsidRDefault="00AB372F" w:rsidP="00445A81"/>
    <w:p w14:paraId="6A9DC00D" w14:textId="77777777" w:rsidR="00AB372F" w:rsidRPr="00445A81" w:rsidRDefault="00AB372F" w:rsidP="00445A81"/>
    <w:p w14:paraId="641A9BA1" w14:textId="0DACCD0D" w:rsidR="00AB372F" w:rsidRPr="00082BD7" w:rsidRDefault="00384648" w:rsidP="00082BD7">
      <w:pPr>
        <w:jc w:val="center"/>
        <w:rPr>
          <w:b/>
          <w:bCs/>
          <w:u w:val="single"/>
        </w:rPr>
      </w:pPr>
      <w:r w:rsidRPr="00445A81">
        <w:br w:type="page"/>
      </w:r>
      <w:r w:rsidR="00000000" w:rsidRPr="00082BD7">
        <w:rPr>
          <w:b/>
          <w:bCs/>
          <w:sz w:val="40"/>
          <w:szCs w:val="40"/>
          <w:u w:val="single"/>
        </w:rPr>
        <w:lastRenderedPageBreak/>
        <w:t>List Current Firewall Rules</w:t>
      </w:r>
    </w:p>
    <w:p w14:paraId="58205CE1" w14:textId="77777777" w:rsidR="00AB372F" w:rsidRPr="00445A81" w:rsidRDefault="00AB372F" w:rsidP="00445A81"/>
    <w:p w14:paraId="1E43E44D" w14:textId="77777777" w:rsidR="00384648" w:rsidRPr="00445A81" w:rsidRDefault="00384648" w:rsidP="00445A81"/>
    <w:p w14:paraId="2D9A26BB" w14:textId="77777777" w:rsidR="00384648" w:rsidRPr="00082BD7" w:rsidRDefault="00384648" w:rsidP="00445A81">
      <w:pPr>
        <w:rPr>
          <w:b/>
          <w:bCs/>
          <w:sz w:val="36"/>
          <w:szCs w:val="36"/>
          <w:u w:val="single"/>
        </w:rPr>
      </w:pPr>
      <w:r w:rsidRPr="00082BD7">
        <w:rPr>
          <w:b/>
          <w:bCs/>
          <w:sz w:val="36"/>
          <w:szCs w:val="36"/>
          <w:u w:val="single"/>
        </w:rPr>
        <w:t>On Linux (UFW):</w:t>
      </w:r>
    </w:p>
    <w:p w14:paraId="0DCC95B9" w14:textId="77777777" w:rsidR="00384648" w:rsidRPr="00445A81" w:rsidRDefault="00384648" w:rsidP="00445A81"/>
    <w:p w14:paraId="7C98A01D" w14:textId="77777777" w:rsidR="00384648" w:rsidRPr="00082BD7" w:rsidRDefault="00384648" w:rsidP="00445A81">
      <w:pPr>
        <w:rPr>
          <w:sz w:val="36"/>
          <w:szCs w:val="36"/>
        </w:rPr>
      </w:pPr>
      <w:r w:rsidRPr="00082BD7">
        <w:rPr>
          <w:sz w:val="36"/>
          <w:szCs w:val="36"/>
        </w:rPr>
        <w:t xml:space="preserve">Run </w:t>
      </w:r>
      <w:r w:rsidRPr="00082BD7">
        <w:rPr>
          <w:b/>
          <w:bCs/>
          <w:sz w:val="36"/>
          <w:szCs w:val="36"/>
        </w:rPr>
        <w:t>“sudo ufw status verbose”</w:t>
      </w:r>
      <w:r w:rsidRPr="00082BD7">
        <w:rPr>
          <w:sz w:val="36"/>
          <w:szCs w:val="36"/>
        </w:rPr>
        <w:t xml:space="preserve"> in the terminal. This lists active rules, including allowed/denied ports and directions </w:t>
      </w:r>
      <w:r w:rsidRPr="00082BD7">
        <w:rPr>
          <w:b/>
          <w:bCs/>
          <w:sz w:val="36"/>
          <w:szCs w:val="36"/>
        </w:rPr>
        <w:t>(e.g., "22/tcp ALLOW IN Anywhere").</w:t>
      </w:r>
    </w:p>
    <w:p w14:paraId="06436470" w14:textId="77777777" w:rsidR="00384648" w:rsidRPr="00445A81" w:rsidRDefault="00384648" w:rsidP="00445A81"/>
    <w:p w14:paraId="6270BF61" w14:textId="77777777" w:rsidR="00384648" w:rsidRPr="00445A81" w:rsidRDefault="00384648" w:rsidP="00445A81"/>
    <w:p w14:paraId="1A6AC9E7" w14:textId="23E5882F" w:rsidR="00384648" w:rsidRPr="00082BD7" w:rsidRDefault="00384648" w:rsidP="00445A81">
      <w:pPr>
        <w:rPr>
          <w:sz w:val="36"/>
          <w:szCs w:val="36"/>
        </w:rPr>
      </w:pPr>
      <w:r w:rsidRPr="00082BD7">
        <w:rPr>
          <w:sz w:val="36"/>
          <w:szCs w:val="36"/>
        </w:rPr>
        <w:t>First status 22/tcp Deny</w:t>
      </w:r>
    </w:p>
    <w:p w14:paraId="7F26FE1A" w14:textId="77777777" w:rsidR="00384648" w:rsidRPr="00445A81" w:rsidRDefault="00384648" w:rsidP="00445A81"/>
    <w:p w14:paraId="13F16B0D" w14:textId="77777777" w:rsidR="00384648" w:rsidRPr="00445A81" w:rsidRDefault="00384648" w:rsidP="00445A81"/>
    <w:p w14:paraId="194CC4C1" w14:textId="77777777" w:rsidR="00384648" w:rsidRDefault="00384648" w:rsidP="00445A81">
      <w:r w:rsidRPr="00445A81">
        <w:drawing>
          <wp:inline distT="0" distB="0" distL="0" distR="0" wp14:anchorId="5E512301" wp14:editId="73B368C6">
            <wp:extent cx="6213475" cy="2983865"/>
            <wp:effectExtent l="0" t="0" r="0" b="6985"/>
            <wp:docPr id="23611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629A" w14:textId="77777777" w:rsidR="00445A81" w:rsidRDefault="00445A81" w:rsidP="00445A81"/>
    <w:p w14:paraId="1752BF93" w14:textId="77777777" w:rsidR="00445A81" w:rsidRDefault="00445A81" w:rsidP="00445A81"/>
    <w:p w14:paraId="5C8C25F8" w14:textId="77777777" w:rsidR="00445A81" w:rsidRPr="00082BD7" w:rsidRDefault="00445A81" w:rsidP="00445A81">
      <w:pPr>
        <w:rPr>
          <w:sz w:val="36"/>
          <w:szCs w:val="36"/>
        </w:rPr>
      </w:pPr>
      <w:r w:rsidRPr="00082BD7">
        <w:rPr>
          <w:sz w:val="36"/>
          <w:szCs w:val="36"/>
        </w:rPr>
        <w:t>Then Allow 22/tcp</w:t>
      </w:r>
    </w:p>
    <w:p w14:paraId="44CC38F7" w14:textId="77777777" w:rsidR="00445A81" w:rsidRDefault="00445A81" w:rsidP="00445A81"/>
    <w:p w14:paraId="08E94830" w14:textId="77777777" w:rsidR="00445A81" w:rsidRDefault="00445A81" w:rsidP="00445A81">
      <w:r>
        <w:rPr>
          <w:noProof/>
        </w:rPr>
        <w:drawing>
          <wp:inline distT="0" distB="0" distL="0" distR="0" wp14:anchorId="43407517" wp14:editId="19E199AC">
            <wp:extent cx="6213475" cy="2983865"/>
            <wp:effectExtent l="0" t="0" r="0" b="6985"/>
            <wp:docPr id="9473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F8A1" w14:textId="77777777" w:rsidR="00445A81" w:rsidRDefault="00445A81" w:rsidP="00445A81"/>
    <w:p w14:paraId="4ACC2914" w14:textId="77777777" w:rsidR="00445A81" w:rsidRDefault="00445A81" w:rsidP="00445A81"/>
    <w:p w14:paraId="1550BE2F" w14:textId="77777777" w:rsidR="00445A81" w:rsidRDefault="00445A81" w:rsidP="009C7423">
      <w:pPr>
        <w:jc w:val="center"/>
        <w:rPr>
          <w:ins w:id="0" w:author="Abhijit Mondal" w:date="2026-02-17T21:30:00Z" w16du:dateUtc="2026-02-17T16:00:00Z"/>
          <w:b/>
          <w:bCs/>
          <w:sz w:val="40"/>
          <w:szCs w:val="40"/>
          <w:u w:val="single"/>
        </w:rPr>
      </w:pPr>
      <w:r w:rsidRPr="009C7423">
        <w:rPr>
          <w:b/>
          <w:bCs/>
          <w:sz w:val="40"/>
          <w:szCs w:val="40"/>
          <w:u w:val="single"/>
          <w:rPrChange w:id="1" w:author="Abhijit Mondal" w:date="2026-02-17T21:30:00Z" w16du:dateUtc="2026-02-17T16:00:00Z">
            <w:rPr>
              <w:sz w:val="36"/>
              <w:szCs w:val="36"/>
            </w:rPr>
          </w:rPrChange>
        </w:rPr>
        <w:t>Add a Rule to Block Inbound Traffic on a Specific Port</w:t>
      </w:r>
      <w:r w:rsidRPr="009C7423">
        <w:rPr>
          <w:sz w:val="40"/>
          <w:szCs w:val="40"/>
          <w:u w:val="single"/>
          <w:rPrChange w:id="2" w:author="Abhijit Mondal" w:date="2026-02-17T21:30:00Z" w16du:dateUtc="2026-02-17T16:00:00Z">
            <w:rPr>
              <w:sz w:val="36"/>
              <w:szCs w:val="36"/>
            </w:rPr>
          </w:rPrChange>
        </w:rPr>
        <w:t xml:space="preserve"> </w:t>
      </w:r>
      <w:r w:rsidRPr="009C7423">
        <w:rPr>
          <w:b/>
          <w:bCs/>
          <w:sz w:val="40"/>
          <w:szCs w:val="40"/>
          <w:u w:val="single"/>
          <w:rPrChange w:id="3" w:author="Abhijit Mondal" w:date="2026-02-17T21:30:00Z" w16du:dateUtc="2026-02-17T16:00:00Z">
            <w:rPr>
              <w:b/>
              <w:bCs/>
              <w:sz w:val="36"/>
              <w:szCs w:val="36"/>
            </w:rPr>
          </w:rPrChange>
        </w:rPr>
        <w:t>(e.g., 23 for Telnet)</w:t>
      </w:r>
    </w:p>
    <w:p w14:paraId="078DE0DA" w14:textId="77777777" w:rsidR="009C7423" w:rsidRPr="009C7423" w:rsidRDefault="009C7423" w:rsidP="009C7423">
      <w:pPr>
        <w:jc w:val="center"/>
        <w:rPr>
          <w:b/>
          <w:bCs/>
          <w:sz w:val="40"/>
          <w:szCs w:val="40"/>
          <w:u w:val="single"/>
          <w:rPrChange w:id="4" w:author="Abhijit Mondal" w:date="2026-02-17T21:30:00Z" w16du:dateUtc="2026-02-17T16:00:00Z">
            <w:rPr>
              <w:b/>
              <w:bCs/>
              <w:sz w:val="36"/>
              <w:szCs w:val="36"/>
            </w:rPr>
          </w:rPrChange>
        </w:rPr>
        <w:pPrChange w:id="5" w:author="Abhijit Mondal" w:date="2026-02-17T21:29:00Z" w16du:dateUtc="2026-02-17T15:59:00Z">
          <w:pPr/>
        </w:pPrChange>
      </w:pPr>
    </w:p>
    <w:p w14:paraId="559CC35A" w14:textId="77777777" w:rsidR="00445A81" w:rsidRPr="00445A81" w:rsidRDefault="00445A81" w:rsidP="00445A81"/>
    <w:p w14:paraId="79FF28F6" w14:textId="77777777" w:rsidR="00445A81" w:rsidRPr="00082BD7" w:rsidRDefault="00445A81" w:rsidP="00445A81">
      <w:pPr>
        <w:rPr>
          <w:b/>
          <w:bCs/>
          <w:sz w:val="36"/>
          <w:szCs w:val="36"/>
          <w:u w:val="single"/>
        </w:rPr>
      </w:pPr>
      <w:r w:rsidRPr="00082BD7">
        <w:rPr>
          <w:b/>
          <w:bCs/>
          <w:sz w:val="36"/>
          <w:szCs w:val="36"/>
          <w:u w:val="single"/>
        </w:rPr>
        <w:t>On Linux (UFW):</w:t>
      </w:r>
    </w:p>
    <w:p w14:paraId="0E84FE13" w14:textId="77777777" w:rsidR="00445A81" w:rsidRDefault="00445A81" w:rsidP="00445A81"/>
    <w:p w14:paraId="2B9C8930" w14:textId="77777777" w:rsidR="00445A81" w:rsidRDefault="00445A81" w:rsidP="00445A81">
      <w:r>
        <w:rPr>
          <w:noProof/>
        </w:rPr>
        <w:drawing>
          <wp:inline distT="0" distB="0" distL="0" distR="0" wp14:anchorId="64604A2A" wp14:editId="5D0A2764">
            <wp:extent cx="5943600" cy="2857500"/>
            <wp:effectExtent l="0" t="0" r="0" b="0"/>
            <wp:docPr id="7992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2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47EB" w14:textId="77777777" w:rsidR="00EC3474" w:rsidRDefault="00EC3474" w:rsidP="00445A81">
      <w:pPr>
        <w:rPr>
          <w:sz w:val="36"/>
          <w:szCs w:val="36"/>
        </w:rPr>
      </w:pPr>
    </w:p>
    <w:p w14:paraId="2F47C9E9" w14:textId="5FA6EDE4" w:rsidR="00445A81" w:rsidRDefault="00445A81" w:rsidP="00445A81">
      <w:pPr>
        <w:rPr>
          <w:b/>
          <w:bCs/>
          <w:sz w:val="36"/>
          <w:szCs w:val="36"/>
        </w:rPr>
      </w:pPr>
      <w:r w:rsidRPr="00082BD7">
        <w:rPr>
          <w:sz w:val="36"/>
          <w:szCs w:val="36"/>
        </w:rPr>
        <w:t xml:space="preserve">Run </w:t>
      </w:r>
      <w:r w:rsidRPr="00EC3474">
        <w:rPr>
          <w:b/>
          <w:bCs/>
          <w:sz w:val="36"/>
          <w:szCs w:val="36"/>
        </w:rPr>
        <w:t>“sudo ufw deny 23/tcp” (this blocks inbound on port 23).</w:t>
      </w:r>
      <w:r w:rsidRPr="00082BD7">
        <w:rPr>
          <w:sz w:val="36"/>
          <w:szCs w:val="36"/>
        </w:rPr>
        <w:t xml:space="preserve"> To confirm, run </w:t>
      </w:r>
      <w:r w:rsidRPr="00EC3474">
        <w:rPr>
          <w:b/>
          <w:bCs/>
          <w:sz w:val="36"/>
          <w:szCs w:val="36"/>
        </w:rPr>
        <w:t>“sudo ufw status”</w:t>
      </w:r>
      <w:r w:rsidR="00EC3474">
        <w:rPr>
          <w:b/>
          <w:bCs/>
          <w:sz w:val="36"/>
          <w:szCs w:val="36"/>
        </w:rPr>
        <w:t>.</w:t>
      </w:r>
    </w:p>
    <w:p w14:paraId="23A1CF57" w14:textId="77777777" w:rsidR="00EC3474" w:rsidRPr="00082BD7" w:rsidRDefault="00EC3474" w:rsidP="00445A81">
      <w:pPr>
        <w:rPr>
          <w:sz w:val="36"/>
          <w:szCs w:val="36"/>
        </w:rPr>
      </w:pPr>
    </w:p>
    <w:p w14:paraId="5B6C5748" w14:textId="77777777" w:rsidR="00445A81" w:rsidRDefault="00445A81" w:rsidP="00445A81"/>
    <w:p w14:paraId="6B486752" w14:textId="77777777" w:rsidR="00082BD7" w:rsidRDefault="00082BD7" w:rsidP="00445A81">
      <w:r>
        <w:rPr>
          <w:noProof/>
        </w:rPr>
        <w:drawing>
          <wp:inline distT="0" distB="0" distL="0" distR="0" wp14:anchorId="41E3E6B1" wp14:editId="19EFF0A9">
            <wp:extent cx="6213475" cy="2983865"/>
            <wp:effectExtent l="0" t="0" r="0" b="6985"/>
            <wp:docPr id="71957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4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1C86" w14:textId="77777777" w:rsidR="00082BD7" w:rsidRDefault="00082BD7" w:rsidP="00445A81"/>
    <w:p w14:paraId="34034F88" w14:textId="77777777" w:rsidR="003C0764" w:rsidRDefault="003C0764" w:rsidP="00082BD7">
      <w:pPr>
        <w:rPr>
          <w:ins w:id="6" w:author="Abhijit Mondal" w:date="2026-02-17T21:30:00Z" w16du:dateUtc="2026-02-17T16:00:00Z"/>
          <w:sz w:val="36"/>
          <w:szCs w:val="36"/>
        </w:rPr>
      </w:pPr>
    </w:p>
    <w:p w14:paraId="0CF5D325" w14:textId="77777777" w:rsidR="003C0764" w:rsidRDefault="003C0764" w:rsidP="00082BD7">
      <w:pPr>
        <w:rPr>
          <w:ins w:id="7" w:author="Abhijit Mondal" w:date="2026-02-17T21:30:00Z" w16du:dateUtc="2026-02-17T16:00:00Z"/>
          <w:sz w:val="36"/>
          <w:szCs w:val="36"/>
        </w:rPr>
      </w:pPr>
    </w:p>
    <w:p w14:paraId="60850761" w14:textId="2CF4B291" w:rsidR="00082BD7" w:rsidRPr="003C0764" w:rsidRDefault="00082BD7" w:rsidP="003C0764">
      <w:pPr>
        <w:jc w:val="center"/>
        <w:rPr>
          <w:b/>
          <w:bCs/>
          <w:sz w:val="40"/>
          <w:szCs w:val="40"/>
          <w:u w:val="single"/>
          <w:rPrChange w:id="8" w:author="Abhijit Mondal" w:date="2026-02-17T21:30:00Z" w16du:dateUtc="2026-02-17T16:00:00Z">
            <w:rPr>
              <w:sz w:val="36"/>
              <w:szCs w:val="36"/>
            </w:rPr>
          </w:rPrChange>
        </w:rPr>
        <w:pPrChange w:id="9" w:author="Abhijit Mondal" w:date="2026-02-17T21:30:00Z" w16du:dateUtc="2026-02-17T16:00:00Z">
          <w:pPr/>
        </w:pPrChange>
      </w:pPr>
      <w:r w:rsidRPr="003C0764">
        <w:rPr>
          <w:b/>
          <w:bCs/>
          <w:sz w:val="40"/>
          <w:szCs w:val="40"/>
          <w:u w:val="single"/>
          <w:rPrChange w:id="10" w:author="Abhijit Mondal" w:date="2026-02-17T21:30:00Z" w16du:dateUtc="2026-02-17T16:00:00Z">
            <w:rPr>
              <w:sz w:val="36"/>
              <w:szCs w:val="36"/>
            </w:rPr>
          </w:rPrChange>
        </w:rPr>
        <w:lastRenderedPageBreak/>
        <w:t>Test the Rule by Attempting to Connect to That Port Locally or Remotely</w:t>
      </w:r>
    </w:p>
    <w:p w14:paraId="6A78EEC0" w14:textId="77777777" w:rsidR="00082BD7" w:rsidRPr="00445A81" w:rsidRDefault="00082BD7" w:rsidP="00082BD7"/>
    <w:p w14:paraId="42BFAE58" w14:textId="77777777" w:rsidR="00EC3474" w:rsidRDefault="00EC3474" w:rsidP="00082BD7"/>
    <w:p w14:paraId="11765CA6" w14:textId="77777777" w:rsidR="00EC3474" w:rsidRDefault="00EC3474" w:rsidP="00082BD7"/>
    <w:p w14:paraId="45D40078" w14:textId="77777777" w:rsidR="00EC3474" w:rsidRDefault="00EC3474" w:rsidP="00082BD7"/>
    <w:p w14:paraId="5FBC1C7F" w14:textId="77777777" w:rsidR="00EC3474" w:rsidRDefault="00EC3474" w:rsidP="00082BD7"/>
    <w:p w14:paraId="3C6C25C6" w14:textId="7122D116" w:rsidR="00082BD7" w:rsidRPr="003C0764" w:rsidDel="003C0764" w:rsidRDefault="00082BD7" w:rsidP="003C0764">
      <w:pPr>
        <w:pStyle w:val="ListParagraph"/>
        <w:numPr>
          <w:ilvl w:val="0"/>
          <w:numId w:val="3"/>
        </w:numPr>
        <w:rPr>
          <w:del w:id="11" w:author="Abhijit Mondal" w:date="2026-02-17T21:31:00Z" w16du:dateUtc="2026-02-17T16:01:00Z"/>
          <w:b/>
          <w:bCs/>
          <w:sz w:val="36"/>
          <w:szCs w:val="36"/>
          <w:rPrChange w:id="12" w:author="Abhijit Mondal" w:date="2026-02-17T21:31:00Z" w16du:dateUtc="2026-02-17T16:01:00Z">
            <w:rPr>
              <w:del w:id="13" w:author="Abhijit Mondal" w:date="2026-02-17T21:31:00Z" w16du:dateUtc="2026-02-17T16:01:00Z"/>
              <w:sz w:val="36"/>
              <w:szCs w:val="36"/>
            </w:rPr>
          </w:rPrChange>
        </w:rPr>
      </w:pPr>
      <w:r w:rsidRPr="003C0764">
        <w:rPr>
          <w:b/>
          <w:bCs/>
          <w:sz w:val="36"/>
          <w:szCs w:val="36"/>
          <w:rPrChange w:id="14" w:author="Abhijit Mondal" w:date="2026-02-17T21:31:00Z" w16du:dateUtc="2026-02-17T16:01:00Z">
            <w:rPr>
              <w:b/>
              <w:bCs/>
              <w:sz w:val="40"/>
              <w:szCs w:val="40"/>
              <w:u w:val="single"/>
            </w:rPr>
          </w:rPrChange>
        </w:rPr>
        <w:t>Local Test (on the same machine):</w:t>
      </w:r>
    </w:p>
    <w:p w14:paraId="3B6387F7" w14:textId="77777777" w:rsidR="003C0764" w:rsidRPr="003C0764" w:rsidRDefault="003C0764" w:rsidP="003C0764">
      <w:pPr>
        <w:pStyle w:val="ListParagraph"/>
        <w:numPr>
          <w:ilvl w:val="0"/>
          <w:numId w:val="3"/>
        </w:numPr>
        <w:rPr>
          <w:ins w:id="15" w:author="Abhijit Mondal" w:date="2026-02-17T21:31:00Z" w16du:dateUtc="2026-02-17T16:01:00Z"/>
          <w:b/>
          <w:bCs/>
          <w:sz w:val="36"/>
          <w:szCs w:val="36"/>
          <w:rPrChange w:id="16" w:author="Abhijit Mondal" w:date="2026-02-17T21:31:00Z" w16du:dateUtc="2026-02-17T16:01:00Z">
            <w:rPr>
              <w:ins w:id="17" w:author="Abhijit Mondal" w:date="2026-02-17T21:31:00Z" w16du:dateUtc="2026-02-17T16:01:00Z"/>
              <w:sz w:val="40"/>
              <w:szCs w:val="40"/>
            </w:rPr>
          </w:rPrChange>
        </w:rPr>
      </w:pPr>
    </w:p>
    <w:p w14:paraId="6D4DADC2" w14:textId="77777777" w:rsidR="003C0764" w:rsidRPr="003C0764" w:rsidRDefault="003C0764" w:rsidP="003C0764">
      <w:pPr>
        <w:pStyle w:val="ListParagraph"/>
        <w:ind w:left="720" w:firstLine="0"/>
        <w:rPr>
          <w:ins w:id="18" w:author="Abhijit Mondal" w:date="2026-02-17T21:31:00Z" w16du:dateUtc="2026-02-17T16:01:00Z"/>
          <w:b/>
          <w:bCs/>
          <w:sz w:val="36"/>
          <w:szCs w:val="36"/>
          <w:rPrChange w:id="19" w:author="Abhijit Mondal" w:date="2026-02-17T21:31:00Z" w16du:dateUtc="2026-02-17T16:01:00Z">
            <w:rPr>
              <w:ins w:id="20" w:author="Abhijit Mondal" w:date="2026-02-17T21:31:00Z" w16du:dateUtc="2026-02-17T16:01:00Z"/>
              <w:b/>
              <w:bCs/>
              <w:sz w:val="40"/>
              <w:szCs w:val="40"/>
              <w:u w:val="single"/>
            </w:rPr>
          </w:rPrChange>
        </w:rPr>
        <w:pPrChange w:id="21" w:author="Abhijit Mondal" w:date="2026-02-17T21:31:00Z" w16du:dateUtc="2026-02-17T16:01:00Z">
          <w:pPr>
            <w:jc w:val="center"/>
          </w:pPr>
        </w:pPrChange>
      </w:pPr>
    </w:p>
    <w:p w14:paraId="2FA93B95" w14:textId="77777777" w:rsidR="00EC3474" w:rsidRPr="00290D28" w:rsidDel="003C0764" w:rsidRDefault="00EC3474" w:rsidP="00290D28">
      <w:pPr>
        <w:rPr>
          <w:del w:id="22" w:author="Abhijit Mondal" w:date="2026-02-17T21:31:00Z" w16du:dateUtc="2026-02-17T16:01:00Z"/>
        </w:rPr>
        <w:pPrChange w:id="23" w:author="Abhijit Mondal" w:date="2026-02-17T21:37:00Z" w16du:dateUtc="2026-02-17T16:07:00Z">
          <w:pPr>
            <w:jc w:val="center"/>
          </w:pPr>
        </w:pPrChange>
      </w:pPr>
    </w:p>
    <w:p w14:paraId="1BF1F798" w14:textId="77777777" w:rsidR="00082BD7" w:rsidRPr="00290D28" w:rsidDel="003C0764" w:rsidRDefault="00082BD7" w:rsidP="00290D28">
      <w:pPr>
        <w:rPr>
          <w:del w:id="24" w:author="Abhijit Mondal" w:date="2026-02-17T21:31:00Z" w16du:dateUtc="2026-02-17T16:01:00Z"/>
        </w:rPr>
      </w:pPr>
    </w:p>
    <w:p w14:paraId="5D4FF6DE" w14:textId="5FBE7CC9" w:rsidR="00EC3474" w:rsidRDefault="00082BD7" w:rsidP="00290D28">
      <w:pPr>
        <w:rPr>
          <w:ins w:id="25" w:author="Abhijit Mondal" w:date="2026-02-17T21:32:00Z" w16du:dateUtc="2026-02-17T16:02:00Z"/>
          <w:sz w:val="36"/>
          <w:szCs w:val="36"/>
        </w:rPr>
        <w:pPrChange w:id="26" w:author="Abhijit Mondal" w:date="2026-02-17T21:37:00Z" w16du:dateUtc="2026-02-17T16:07:00Z">
          <w:pPr>
            <w:pStyle w:val="ListParagraph"/>
            <w:numPr>
              <w:numId w:val="3"/>
            </w:numPr>
            <w:ind w:left="720"/>
          </w:pPr>
        </w:pPrChange>
      </w:pPr>
      <w:r w:rsidRPr="00290D28">
        <w:rPr>
          <w:sz w:val="36"/>
          <w:szCs w:val="36"/>
        </w:rPr>
        <w:t>Using Netcat on Linux &amp; Try to connect.</w:t>
      </w:r>
    </w:p>
    <w:p w14:paraId="042C388D" w14:textId="77777777" w:rsidR="003C0764" w:rsidRPr="003C0764" w:rsidRDefault="003C0764" w:rsidP="00290D28">
      <w:pPr>
        <w:rPr>
          <w:rPrChange w:id="27" w:author="Abhijit Mondal" w:date="2026-02-17T21:32:00Z" w16du:dateUtc="2026-02-17T16:02:00Z">
            <w:rPr>
              <w:sz w:val="36"/>
              <w:szCs w:val="36"/>
            </w:rPr>
          </w:rPrChange>
        </w:rPr>
      </w:pPr>
    </w:p>
    <w:p w14:paraId="37D665FF" w14:textId="77777777" w:rsidR="00EC3474" w:rsidRPr="00445A81" w:rsidRDefault="00EC3474" w:rsidP="00082BD7"/>
    <w:p w14:paraId="239987B1" w14:textId="77777777" w:rsidR="00082BD7" w:rsidRDefault="00EC3474" w:rsidP="00445A81">
      <w:r>
        <w:rPr>
          <w:noProof/>
        </w:rPr>
        <w:drawing>
          <wp:inline distT="0" distB="0" distL="0" distR="0" wp14:anchorId="2F09A42B" wp14:editId="583C4748">
            <wp:extent cx="5943600" cy="2857500"/>
            <wp:effectExtent l="0" t="0" r="0" b="0"/>
            <wp:docPr id="1853439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93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CD11" w14:textId="77777777" w:rsidR="00EC3474" w:rsidRDefault="00EC3474" w:rsidP="00445A81"/>
    <w:p w14:paraId="1C60B381" w14:textId="77777777" w:rsidR="00EC3474" w:rsidRDefault="00EC3474" w:rsidP="00EC3474">
      <w:pPr>
        <w:rPr>
          <w:b/>
          <w:bCs/>
          <w:sz w:val="36"/>
          <w:szCs w:val="36"/>
          <w:u w:val="single"/>
        </w:rPr>
      </w:pPr>
    </w:p>
    <w:p w14:paraId="53F74500" w14:textId="44D3109D" w:rsidR="00EC3474" w:rsidRPr="00EC3474" w:rsidRDefault="00EC3474" w:rsidP="00EC3474">
      <w:pPr>
        <w:rPr>
          <w:b/>
          <w:bCs/>
          <w:sz w:val="36"/>
          <w:szCs w:val="36"/>
          <w:u w:val="single"/>
        </w:rPr>
      </w:pPr>
      <w:r w:rsidRPr="00EC3474">
        <w:rPr>
          <w:b/>
          <w:bCs/>
          <w:sz w:val="36"/>
          <w:szCs w:val="36"/>
          <w:u w:val="single"/>
        </w:rPr>
        <w:t>Reports:</w:t>
      </w:r>
    </w:p>
    <w:p w14:paraId="501EF794" w14:textId="77777777" w:rsidR="00EC3474" w:rsidRPr="00445A81" w:rsidRDefault="00EC3474" w:rsidP="00EC3474"/>
    <w:p w14:paraId="4F0CB5CB" w14:textId="77777777" w:rsidR="00EC3474" w:rsidRPr="00EC3474" w:rsidRDefault="00EC3474" w:rsidP="00EC3474">
      <w:pPr>
        <w:rPr>
          <w:sz w:val="36"/>
          <w:szCs w:val="36"/>
        </w:rPr>
      </w:pPr>
      <w:r w:rsidRPr="00EC3474">
        <w:rPr>
          <w:b/>
          <w:bCs/>
          <w:sz w:val="36"/>
          <w:szCs w:val="36"/>
          <w:u w:val="single"/>
        </w:rPr>
        <w:t>Expected result:</w:t>
      </w:r>
      <w:r w:rsidRPr="00EC3474">
        <w:rPr>
          <w:sz w:val="36"/>
          <w:szCs w:val="36"/>
        </w:rPr>
        <w:t xml:space="preserve"> Connection should fail </w:t>
      </w:r>
      <w:r w:rsidRPr="00EC3474">
        <w:rPr>
          <w:b/>
          <w:bCs/>
          <w:sz w:val="36"/>
          <w:szCs w:val="36"/>
        </w:rPr>
        <w:t>(e.g., "Connection refused" or timeout),</w:t>
      </w:r>
      <w:r w:rsidRPr="00EC3474">
        <w:rPr>
          <w:sz w:val="36"/>
          <w:szCs w:val="36"/>
        </w:rPr>
        <w:t xml:space="preserve"> confirming the block.</w:t>
      </w:r>
    </w:p>
    <w:p w14:paraId="6BD163C6" w14:textId="4AF834AD" w:rsidR="00EC3474" w:rsidRPr="00445A81" w:rsidRDefault="00EC3474" w:rsidP="00445A81">
      <w:pPr>
        <w:sectPr w:rsidR="00EC3474" w:rsidRPr="00445A81">
          <w:pgSz w:w="11910" w:h="16840"/>
          <w:pgMar w:top="1360" w:right="708" w:bottom="280" w:left="1417" w:header="720" w:footer="720" w:gutter="0"/>
          <w:cols w:space="720"/>
        </w:sectPr>
      </w:pPr>
    </w:p>
    <w:p w14:paraId="72F63F55" w14:textId="77777777" w:rsidR="00AB372F" w:rsidRPr="00EC3474" w:rsidRDefault="00000000" w:rsidP="00EC3474">
      <w:pPr>
        <w:jc w:val="center"/>
        <w:rPr>
          <w:b/>
          <w:bCs/>
          <w:sz w:val="36"/>
          <w:szCs w:val="36"/>
          <w:u w:val="single"/>
        </w:rPr>
      </w:pPr>
      <w:r w:rsidRPr="00EC3474">
        <w:rPr>
          <w:b/>
          <w:bCs/>
          <w:sz w:val="36"/>
          <w:szCs w:val="36"/>
          <w:u w:val="single"/>
        </w:rPr>
        <w:lastRenderedPageBreak/>
        <w:t>Add Rule to Allow SSH (Port 22) If on Linux</w:t>
      </w:r>
    </w:p>
    <w:p w14:paraId="6BE89B0F" w14:textId="77777777" w:rsidR="00AB372F" w:rsidRPr="00445A81" w:rsidRDefault="00AB372F" w:rsidP="00445A81"/>
    <w:p w14:paraId="55917FF7" w14:textId="77777777" w:rsidR="00AB372F" w:rsidRPr="00EC3474" w:rsidRDefault="00000000" w:rsidP="00445A81">
      <w:pPr>
        <w:rPr>
          <w:b/>
          <w:bCs/>
          <w:sz w:val="36"/>
          <w:szCs w:val="36"/>
          <w:u w:val="single"/>
        </w:rPr>
      </w:pPr>
      <w:r w:rsidRPr="00EC3474">
        <w:rPr>
          <w:b/>
          <w:bCs/>
          <w:sz w:val="36"/>
          <w:szCs w:val="36"/>
          <w:u w:val="single"/>
        </w:rPr>
        <w:t>On Linux (UFW):</w:t>
      </w:r>
    </w:p>
    <w:p w14:paraId="49E707C3" w14:textId="77777777" w:rsidR="00AB372F" w:rsidRPr="00445A81" w:rsidRDefault="00AB372F" w:rsidP="00445A81"/>
    <w:p w14:paraId="3F21A64C" w14:textId="77777777" w:rsidR="00AB372F" w:rsidRDefault="00000000" w:rsidP="00445A81">
      <w:pPr>
        <w:rPr>
          <w:b/>
          <w:bCs/>
          <w:sz w:val="36"/>
          <w:szCs w:val="36"/>
        </w:rPr>
      </w:pPr>
      <w:r w:rsidRPr="00EC3474">
        <w:rPr>
          <w:sz w:val="36"/>
          <w:szCs w:val="36"/>
        </w:rPr>
        <w:t xml:space="preserve">Run </w:t>
      </w:r>
      <w:r w:rsidRPr="00EC3474">
        <w:rPr>
          <w:b/>
          <w:bCs/>
          <w:sz w:val="36"/>
          <w:szCs w:val="36"/>
        </w:rPr>
        <w:t>“sudo ufw allow 22/tcp” (allows inbound SSH).</w:t>
      </w:r>
      <w:r w:rsidRPr="00EC3474">
        <w:rPr>
          <w:sz w:val="36"/>
          <w:szCs w:val="36"/>
        </w:rPr>
        <w:t xml:space="preserve"> Confirm with </w:t>
      </w:r>
      <w:r w:rsidRPr="00EC3474">
        <w:rPr>
          <w:b/>
          <w:bCs/>
          <w:sz w:val="36"/>
          <w:szCs w:val="36"/>
        </w:rPr>
        <w:t>“sudo ufw status”.</w:t>
      </w:r>
    </w:p>
    <w:p w14:paraId="4D2726C4" w14:textId="77777777" w:rsidR="00EC3474" w:rsidRPr="00EC3474" w:rsidRDefault="00EC3474" w:rsidP="00445A81">
      <w:pPr>
        <w:rPr>
          <w:sz w:val="36"/>
          <w:szCs w:val="36"/>
        </w:rPr>
      </w:pPr>
    </w:p>
    <w:p w14:paraId="3B8A8D31" w14:textId="77777777" w:rsidR="00AB372F" w:rsidRDefault="00EC3474" w:rsidP="00445A81">
      <w:r>
        <w:rPr>
          <w:noProof/>
        </w:rPr>
        <w:drawing>
          <wp:inline distT="0" distB="0" distL="0" distR="0" wp14:anchorId="2DEF4C89" wp14:editId="4D5F6B72">
            <wp:extent cx="5618019" cy="2697912"/>
            <wp:effectExtent l="0" t="0" r="1905" b="7620"/>
            <wp:docPr id="2145833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39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5878" cy="27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F2A2" w14:textId="77777777" w:rsidR="00EC3474" w:rsidRDefault="00EC3474" w:rsidP="00445A81"/>
    <w:p w14:paraId="1722DEF6" w14:textId="77777777" w:rsidR="00EC3474" w:rsidRDefault="00EC3474" w:rsidP="00445A81"/>
    <w:p w14:paraId="2FD0521E" w14:textId="77777777" w:rsidR="00EC3474" w:rsidRPr="00EC3474" w:rsidRDefault="00EC3474" w:rsidP="00EC3474">
      <w:pPr>
        <w:rPr>
          <w:b/>
          <w:bCs/>
          <w:sz w:val="36"/>
          <w:szCs w:val="36"/>
        </w:rPr>
      </w:pPr>
      <w:r w:rsidRPr="00EC3474">
        <w:rPr>
          <w:b/>
          <w:bCs/>
          <w:sz w:val="36"/>
          <w:szCs w:val="36"/>
          <w:u w:val="single"/>
        </w:rPr>
        <w:t>Test by connecting via SSH from another machine:</w:t>
      </w:r>
      <w:r w:rsidRPr="00EC3474">
        <w:rPr>
          <w:sz w:val="36"/>
          <w:szCs w:val="36"/>
        </w:rPr>
        <w:t xml:space="preserve"> </w:t>
      </w:r>
      <w:r w:rsidRPr="00EC3474">
        <w:rPr>
          <w:b/>
          <w:bCs/>
          <w:sz w:val="36"/>
          <w:szCs w:val="36"/>
        </w:rPr>
        <w:t>ssh user@&lt;your-IP&gt;</w:t>
      </w:r>
    </w:p>
    <w:p w14:paraId="65EB1F10" w14:textId="77777777" w:rsidR="00EC3474" w:rsidRPr="00EC3474" w:rsidRDefault="00EC3474" w:rsidP="00EC3474">
      <w:pPr>
        <w:rPr>
          <w:sz w:val="36"/>
          <w:szCs w:val="36"/>
        </w:rPr>
      </w:pPr>
    </w:p>
    <w:p w14:paraId="0813A4AC" w14:textId="77777777" w:rsidR="00EC3474" w:rsidRDefault="00EC3474" w:rsidP="00EC3474">
      <w:pPr>
        <w:rPr>
          <w:b/>
          <w:bCs/>
          <w:sz w:val="36"/>
          <w:szCs w:val="36"/>
          <w:u w:val="single"/>
        </w:rPr>
      </w:pPr>
      <w:r w:rsidRPr="00EC3474">
        <w:rPr>
          <w:b/>
          <w:bCs/>
          <w:sz w:val="36"/>
          <w:szCs w:val="36"/>
          <w:u w:val="single"/>
        </w:rPr>
        <w:t>Result:</w:t>
      </w:r>
    </w:p>
    <w:p w14:paraId="10CAF77A" w14:textId="77777777" w:rsidR="00EC3474" w:rsidRPr="00EC3474" w:rsidRDefault="00EC3474" w:rsidP="00EC3474">
      <w:pPr>
        <w:rPr>
          <w:b/>
          <w:bCs/>
          <w:sz w:val="36"/>
          <w:szCs w:val="36"/>
          <w:u w:val="single"/>
        </w:rPr>
      </w:pPr>
    </w:p>
    <w:p w14:paraId="42724BE6" w14:textId="77777777" w:rsidR="00EC3474" w:rsidRDefault="00EC3474" w:rsidP="00445A81">
      <w:r>
        <w:rPr>
          <w:noProof/>
        </w:rPr>
        <w:drawing>
          <wp:inline distT="0" distB="0" distL="0" distR="0" wp14:anchorId="0B5052FE" wp14:editId="5792D94D">
            <wp:extent cx="5662558" cy="2719301"/>
            <wp:effectExtent l="0" t="0" r="0" b="5080"/>
            <wp:docPr id="33566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64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4766" cy="272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FD4" w14:textId="77777777" w:rsidR="00EC3474" w:rsidRPr="00EC3474" w:rsidRDefault="00EC3474" w:rsidP="00EC3474">
      <w:pPr>
        <w:rPr>
          <w:sz w:val="36"/>
          <w:szCs w:val="36"/>
        </w:rPr>
      </w:pPr>
      <w:r w:rsidRPr="00EC3474">
        <w:rPr>
          <w:sz w:val="36"/>
          <w:szCs w:val="36"/>
        </w:rPr>
        <w:t>Connection Refused.</w:t>
      </w:r>
    </w:p>
    <w:p w14:paraId="08F57F04" w14:textId="56516303" w:rsidR="00EC3474" w:rsidRPr="00445A81" w:rsidRDefault="00EC3474" w:rsidP="00445A81">
      <w:pPr>
        <w:sectPr w:rsidR="00EC3474" w:rsidRPr="00445A81">
          <w:pgSz w:w="11910" w:h="16840"/>
          <w:pgMar w:top="1420" w:right="708" w:bottom="280" w:left="1417" w:header="720" w:footer="720" w:gutter="0"/>
          <w:cols w:space="720"/>
        </w:sectPr>
      </w:pPr>
    </w:p>
    <w:p w14:paraId="4D1661EB" w14:textId="49B677BD" w:rsidR="00AB372F" w:rsidRPr="00445A81" w:rsidRDefault="00AB372F" w:rsidP="00445A81"/>
    <w:p w14:paraId="52037327" w14:textId="77777777" w:rsidR="00AB372F" w:rsidRPr="00445A81" w:rsidRDefault="00AB372F" w:rsidP="00445A81"/>
    <w:p w14:paraId="69657003" w14:textId="77777777" w:rsidR="00AB372F" w:rsidRPr="00EC3474" w:rsidRDefault="00000000" w:rsidP="00EC3474">
      <w:pPr>
        <w:jc w:val="center"/>
        <w:rPr>
          <w:b/>
          <w:bCs/>
          <w:sz w:val="36"/>
          <w:szCs w:val="36"/>
          <w:u w:val="single"/>
        </w:rPr>
      </w:pPr>
      <w:r w:rsidRPr="00EC3474">
        <w:rPr>
          <w:b/>
          <w:bCs/>
          <w:sz w:val="36"/>
          <w:szCs w:val="36"/>
          <w:u w:val="single"/>
        </w:rPr>
        <w:t>Remove the Test Block Rule to Restore Original State</w:t>
      </w:r>
    </w:p>
    <w:p w14:paraId="738722EA" w14:textId="77777777" w:rsidR="00AB372F" w:rsidRPr="00445A81" w:rsidRDefault="00AB372F" w:rsidP="00445A81"/>
    <w:p w14:paraId="5B831F20" w14:textId="77777777" w:rsidR="00EC3474" w:rsidRDefault="00EC3474" w:rsidP="00445A81">
      <w:pPr>
        <w:rPr>
          <w:b/>
          <w:bCs/>
          <w:sz w:val="36"/>
          <w:szCs w:val="36"/>
          <w:u w:val="single"/>
        </w:rPr>
      </w:pPr>
    </w:p>
    <w:p w14:paraId="22536691" w14:textId="36184105" w:rsidR="00AB372F" w:rsidRPr="00EC3474" w:rsidRDefault="00000000" w:rsidP="00445A81">
      <w:pPr>
        <w:rPr>
          <w:b/>
          <w:bCs/>
          <w:sz w:val="36"/>
          <w:szCs w:val="36"/>
          <w:u w:val="single"/>
        </w:rPr>
      </w:pPr>
      <w:r w:rsidRPr="00EC3474">
        <w:rPr>
          <w:b/>
          <w:bCs/>
          <w:sz w:val="36"/>
          <w:szCs w:val="36"/>
          <w:u w:val="single"/>
        </w:rPr>
        <w:t>On Linux (UFW):</w:t>
      </w:r>
    </w:p>
    <w:p w14:paraId="74929061" w14:textId="77777777" w:rsidR="00AB372F" w:rsidRPr="00445A81" w:rsidRDefault="00AB372F" w:rsidP="00445A81"/>
    <w:p w14:paraId="35B9D2EC" w14:textId="77777777" w:rsidR="00AB372F" w:rsidRPr="00445A81" w:rsidRDefault="00AB372F" w:rsidP="00445A81"/>
    <w:p w14:paraId="34DD80FA" w14:textId="77777777" w:rsidR="00AB372F" w:rsidRPr="00EC3474" w:rsidRDefault="00000000" w:rsidP="00445A81">
      <w:pPr>
        <w:rPr>
          <w:b/>
          <w:bCs/>
          <w:sz w:val="36"/>
          <w:szCs w:val="36"/>
        </w:rPr>
      </w:pPr>
      <w:r w:rsidRPr="00EC3474">
        <w:rPr>
          <w:sz w:val="36"/>
          <w:szCs w:val="36"/>
        </w:rPr>
        <w:t xml:space="preserve">Run </w:t>
      </w:r>
      <w:r w:rsidRPr="00EC3474">
        <w:rPr>
          <w:b/>
          <w:bCs/>
          <w:sz w:val="36"/>
          <w:szCs w:val="36"/>
        </w:rPr>
        <w:t>“sudo ufw delete deny 23/tcp”.</w:t>
      </w:r>
      <w:r w:rsidRPr="00EC3474">
        <w:rPr>
          <w:sz w:val="36"/>
          <w:szCs w:val="36"/>
        </w:rPr>
        <w:t xml:space="preserve"> Confirm with </w:t>
      </w:r>
      <w:r w:rsidRPr="00EC3474">
        <w:rPr>
          <w:b/>
          <w:bCs/>
          <w:sz w:val="36"/>
          <w:szCs w:val="36"/>
        </w:rPr>
        <w:t>“sudo ufw status”.</w:t>
      </w:r>
    </w:p>
    <w:p w14:paraId="30A9B71C" w14:textId="77777777" w:rsidR="00AB372F" w:rsidRPr="00445A81" w:rsidRDefault="00AB372F" w:rsidP="00445A81"/>
    <w:p w14:paraId="79E2812A" w14:textId="77777777" w:rsidR="00AB372F" w:rsidRPr="00445A81" w:rsidRDefault="00AB372F" w:rsidP="00445A81"/>
    <w:p w14:paraId="018219DA" w14:textId="69D2A55C" w:rsidR="00AB372F" w:rsidRPr="00445A81" w:rsidRDefault="00082BD7" w:rsidP="00445A81">
      <w:r>
        <w:rPr>
          <w:noProof/>
        </w:rPr>
        <w:drawing>
          <wp:inline distT="0" distB="0" distL="0" distR="0" wp14:anchorId="511EBA06" wp14:editId="0F75CE54">
            <wp:extent cx="6213475" cy="2983865"/>
            <wp:effectExtent l="0" t="0" r="0" b="6985"/>
            <wp:docPr id="1720291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9199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81C1" w14:textId="77777777" w:rsidR="00AB372F" w:rsidRPr="00445A81" w:rsidRDefault="00AB372F" w:rsidP="00445A81"/>
    <w:p w14:paraId="1B4CC6D9" w14:textId="77777777" w:rsidR="00AB372F" w:rsidRPr="00445A81" w:rsidRDefault="00AB372F" w:rsidP="00445A81"/>
    <w:p w14:paraId="6B7529E7" w14:textId="77777777" w:rsidR="00AB372F" w:rsidRPr="00445A81" w:rsidRDefault="00AB372F" w:rsidP="00445A81"/>
    <w:p w14:paraId="08D5702B" w14:textId="77777777" w:rsidR="00AB372F" w:rsidRPr="00445A81" w:rsidRDefault="00AB372F" w:rsidP="00445A81"/>
    <w:p w14:paraId="7F3CCECD" w14:textId="77777777" w:rsidR="00AB372F" w:rsidRPr="003C0764" w:rsidRDefault="00000000" w:rsidP="003C0764">
      <w:pPr>
        <w:jc w:val="center"/>
        <w:rPr>
          <w:b/>
          <w:bCs/>
          <w:sz w:val="40"/>
          <w:szCs w:val="40"/>
          <w:u w:val="single"/>
          <w:rPrChange w:id="28" w:author="Abhijit Mondal" w:date="2026-02-17T21:32:00Z" w16du:dateUtc="2026-02-17T16:02:00Z">
            <w:rPr>
              <w:sz w:val="36"/>
              <w:szCs w:val="36"/>
            </w:rPr>
          </w:rPrChange>
        </w:rPr>
        <w:pPrChange w:id="29" w:author="Abhijit Mondal" w:date="2026-02-17T21:32:00Z" w16du:dateUtc="2026-02-17T16:02:00Z">
          <w:pPr/>
        </w:pPrChange>
      </w:pPr>
      <w:r w:rsidRPr="003C0764">
        <w:rPr>
          <w:b/>
          <w:bCs/>
          <w:sz w:val="40"/>
          <w:szCs w:val="40"/>
          <w:u w:val="single"/>
          <w:rPrChange w:id="30" w:author="Abhijit Mondal" w:date="2026-02-17T21:32:00Z" w16du:dateUtc="2026-02-17T16:02:00Z">
            <w:rPr>
              <w:sz w:val="36"/>
              <w:szCs w:val="36"/>
            </w:rPr>
          </w:rPrChange>
        </w:rPr>
        <w:t>Document Commands or GUI Steps Used</w:t>
      </w:r>
    </w:p>
    <w:p w14:paraId="5AD67C9E" w14:textId="77777777" w:rsidR="00AB372F" w:rsidRPr="00EC3474" w:rsidRDefault="00AB372F" w:rsidP="00445A81">
      <w:pPr>
        <w:rPr>
          <w:sz w:val="36"/>
          <w:szCs w:val="36"/>
        </w:rPr>
      </w:pPr>
    </w:p>
    <w:p w14:paraId="6295E880" w14:textId="77777777" w:rsidR="00C96699" w:rsidRDefault="00000000" w:rsidP="00445A81">
      <w:pPr>
        <w:rPr>
          <w:sz w:val="36"/>
          <w:szCs w:val="36"/>
        </w:rPr>
      </w:pPr>
      <w:r w:rsidRPr="00EC3474">
        <w:rPr>
          <w:sz w:val="36"/>
          <w:szCs w:val="36"/>
        </w:rPr>
        <w:t xml:space="preserve">Create a log file </w:t>
      </w:r>
      <w:r w:rsidRPr="00C96699">
        <w:rPr>
          <w:b/>
          <w:bCs/>
          <w:sz w:val="36"/>
          <w:szCs w:val="36"/>
        </w:rPr>
        <w:t>(e.g., text document)</w:t>
      </w:r>
      <w:r w:rsidRPr="00EC3474">
        <w:rPr>
          <w:sz w:val="36"/>
          <w:szCs w:val="36"/>
        </w:rPr>
        <w:t xml:space="preserve"> and record each step, including exact commands/GUI actions, timestamps, and outcomes. </w:t>
      </w:r>
    </w:p>
    <w:p w14:paraId="717793D6" w14:textId="5A53F975" w:rsidR="00AB372F" w:rsidRPr="00C96699" w:rsidRDefault="00000000" w:rsidP="00445A81">
      <w:pPr>
        <w:rPr>
          <w:b/>
          <w:bCs/>
          <w:sz w:val="36"/>
          <w:szCs w:val="36"/>
          <w:u w:val="single"/>
        </w:rPr>
      </w:pPr>
      <w:r w:rsidRPr="00C96699">
        <w:rPr>
          <w:b/>
          <w:bCs/>
          <w:sz w:val="36"/>
          <w:szCs w:val="36"/>
          <w:u w:val="single"/>
        </w:rPr>
        <w:t>Example:</w:t>
      </w:r>
    </w:p>
    <w:p w14:paraId="2582CB0D" w14:textId="77777777" w:rsidR="00AB372F" w:rsidRDefault="00AB372F" w:rsidP="00445A81"/>
    <w:p w14:paraId="25B47336" w14:textId="77777777" w:rsidR="00C96699" w:rsidRPr="00C96699" w:rsidRDefault="00C96699" w:rsidP="00C96699">
      <w:pPr>
        <w:rPr>
          <w:sz w:val="36"/>
          <w:szCs w:val="36"/>
        </w:rPr>
      </w:pPr>
      <w:r w:rsidRPr="00C96699">
        <w:rPr>
          <w:b/>
          <w:bCs/>
          <w:sz w:val="36"/>
          <w:szCs w:val="36"/>
          <w:u w:val="single"/>
        </w:rPr>
        <w:t>Step 1:</w:t>
      </w:r>
      <w:r w:rsidRPr="00C96699">
        <w:rPr>
          <w:sz w:val="36"/>
          <w:szCs w:val="36"/>
        </w:rPr>
        <w:t xml:space="preserve"> Opened firewall.cpl on Windows.</w:t>
      </w:r>
    </w:p>
    <w:p w14:paraId="3D7A39E8" w14:textId="77777777" w:rsidR="00C96699" w:rsidRDefault="00C96699" w:rsidP="00C96699">
      <w:pPr>
        <w:rPr>
          <w:sz w:val="36"/>
          <w:szCs w:val="36"/>
        </w:rPr>
      </w:pPr>
      <w:r w:rsidRPr="00C96699">
        <w:rPr>
          <w:b/>
          <w:bCs/>
          <w:sz w:val="36"/>
          <w:szCs w:val="36"/>
          <w:u w:val="single"/>
        </w:rPr>
        <w:t>Step 2:</w:t>
      </w:r>
      <w:r w:rsidRPr="00C96699">
        <w:rPr>
          <w:b/>
          <w:bCs/>
          <w:sz w:val="36"/>
          <w:szCs w:val="36"/>
        </w:rPr>
        <w:t xml:space="preserve"> </w:t>
      </w:r>
      <w:r w:rsidRPr="00C96699">
        <w:rPr>
          <w:sz w:val="36"/>
          <w:szCs w:val="36"/>
        </w:rPr>
        <w:t xml:space="preserve">Added inbound rule to block port 23 via GUI. </w:t>
      </w:r>
    </w:p>
    <w:p w14:paraId="16B4AF05" w14:textId="7F49637A" w:rsidR="00C96699" w:rsidRPr="00C96699" w:rsidRDefault="00C96699" w:rsidP="00C96699">
      <w:pPr>
        <w:rPr>
          <w:sz w:val="36"/>
          <w:szCs w:val="36"/>
        </w:rPr>
      </w:pPr>
      <w:r w:rsidRPr="00C96699">
        <w:rPr>
          <w:b/>
          <w:bCs/>
          <w:sz w:val="36"/>
          <w:szCs w:val="36"/>
          <w:u w:val="single"/>
        </w:rPr>
        <w:t>Step 3:</w:t>
      </w:r>
      <w:r w:rsidRPr="00C96699">
        <w:rPr>
          <w:b/>
          <w:bCs/>
          <w:sz w:val="36"/>
          <w:szCs w:val="36"/>
        </w:rPr>
        <w:t xml:space="preserve"> </w:t>
      </w:r>
      <w:r w:rsidRPr="00C96699">
        <w:rPr>
          <w:sz w:val="36"/>
          <w:szCs w:val="36"/>
        </w:rPr>
        <w:t>Tested with nc -zv localhost 23; result: Connection refused.</w:t>
      </w:r>
    </w:p>
    <w:p w14:paraId="11CA015F" w14:textId="77777777" w:rsidR="00C96699" w:rsidRDefault="00C96699" w:rsidP="00C96699">
      <w:pPr>
        <w:rPr>
          <w:sz w:val="36"/>
          <w:szCs w:val="36"/>
        </w:rPr>
      </w:pPr>
    </w:p>
    <w:p w14:paraId="2CAB0279" w14:textId="150C3E98" w:rsidR="00C96699" w:rsidRPr="00C96699" w:rsidRDefault="00C96699" w:rsidP="00C96699">
      <w:pPr>
        <w:rPr>
          <w:sz w:val="36"/>
          <w:szCs w:val="36"/>
        </w:rPr>
      </w:pPr>
      <w:r w:rsidRPr="00C96699">
        <w:rPr>
          <w:sz w:val="36"/>
          <w:szCs w:val="36"/>
        </w:rPr>
        <w:t>This documentation helps track changes and troubleshoot.</w:t>
      </w:r>
    </w:p>
    <w:p w14:paraId="136F5BCD" w14:textId="77777777" w:rsidR="00C96699" w:rsidRPr="00445A81" w:rsidRDefault="00C96699" w:rsidP="00445A81">
      <w:pPr>
        <w:sectPr w:rsidR="00C96699" w:rsidRPr="00445A81">
          <w:pgSz w:w="11910" w:h="16840"/>
          <w:pgMar w:top="1360" w:right="708" w:bottom="280" w:left="1417" w:header="720" w:footer="720" w:gutter="0"/>
          <w:cols w:space="720"/>
        </w:sectPr>
      </w:pPr>
    </w:p>
    <w:p w14:paraId="1370C823" w14:textId="77777777" w:rsidR="00AB372F" w:rsidRPr="00445A81" w:rsidRDefault="00AB372F" w:rsidP="00445A81"/>
    <w:p w14:paraId="68BAA92D" w14:textId="77777777" w:rsidR="00AB372F" w:rsidRPr="00445A81" w:rsidRDefault="00AB372F" w:rsidP="00445A81"/>
    <w:p w14:paraId="5BF9019B" w14:textId="77777777" w:rsidR="00AB372F" w:rsidRPr="00445A81" w:rsidRDefault="00AB372F" w:rsidP="00445A81"/>
    <w:p w14:paraId="7ABF847A" w14:textId="77777777" w:rsidR="00AB372F" w:rsidRDefault="00000000" w:rsidP="00C96699">
      <w:pPr>
        <w:jc w:val="center"/>
        <w:rPr>
          <w:b/>
          <w:bCs/>
          <w:sz w:val="36"/>
          <w:szCs w:val="36"/>
          <w:u w:val="single"/>
        </w:rPr>
      </w:pPr>
      <w:r w:rsidRPr="00C96699">
        <w:rPr>
          <w:b/>
          <w:bCs/>
          <w:sz w:val="36"/>
          <w:szCs w:val="36"/>
          <w:u w:val="single"/>
        </w:rPr>
        <w:t>Summarize How Firewall Filters Traffic</w:t>
      </w:r>
    </w:p>
    <w:p w14:paraId="219EE785" w14:textId="77777777" w:rsidR="00C96699" w:rsidRPr="00C96699" w:rsidRDefault="00C96699" w:rsidP="00C96699">
      <w:pPr>
        <w:jc w:val="center"/>
        <w:rPr>
          <w:b/>
          <w:bCs/>
          <w:sz w:val="36"/>
          <w:szCs w:val="36"/>
          <w:u w:val="single"/>
        </w:rPr>
      </w:pPr>
    </w:p>
    <w:p w14:paraId="204A2F1D" w14:textId="77777777" w:rsidR="00AB372F" w:rsidRDefault="00000000" w:rsidP="00445A81">
      <w:pPr>
        <w:rPr>
          <w:b/>
          <w:bCs/>
          <w:sz w:val="36"/>
          <w:szCs w:val="36"/>
          <w:u w:val="single"/>
        </w:rPr>
      </w:pPr>
      <w:r w:rsidRPr="00C96699">
        <w:rPr>
          <w:sz w:val="36"/>
          <w:szCs w:val="36"/>
        </w:rPr>
        <w:t xml:space="preserve">Firewalls act as a barrier between your system and the network, controlling inbound and outbound traffic based on rules. They filter packets by criteria like source/destination IP, port, protocol </w:t>
      </w:r>
      <w:r w:rsidRPr="00C96699">
        <w:rPr>
          <w:b/>
          <w:bCs/>
          <w:sz w:val="36"/>
          <w:szCs w:val="36"/>
        </w:rPr>
        <w:t>(e.g., TCP/UDP),</w:t>
      </w:r>
      <w:r w:rsidRPr="00C96699">
        <w:rPr>
          <w:sz w:val="36"/>
          <w:szCs w:val="36"/>
        </w:rPr>
        <w:t xml:space="preserve"> and state </w:t>
      </w:r>
      <w:r w:rsidRPr="00C96699">
        <w:rPr>
          <w:b/>
          <w:bCs/>
          <w:sz w:val="36"/>
          <w:szCs w:val="36"/>
        </w:rPr>
        <w:t>(e.g., new vs. established connections).</w:t>
      </w:r>
      <w:r w:rsidRPr="00C96699">
        <w:rPr>
          <w:sz w:val="36"/>
          <w:szCs w:val="36"/>
        </w:rPr>
        <w:t xml:space="preserve"> For </w:t>
      </w:r>
      <w:r w:rsidRPr="00C96699">
        <w:rPr>
          <w:b/>
          <w:bCs/>
          <w:sz w:val="36"/>
          <w:szCs w:val="36"/>
          <w:u w:val="single"/>
        </w:rPr>
        <w:t>example:</w:t>
      </w:r>
    </w:p>
    <w:p w14:paraId="603996E3" w14:textId="77777777" w:rsidR="00C96699" w:rsidRPr="00C96699" w:rsidRDefault="00C96699" w:rsidP="00445A81">
      <w:pPr>
        <w:rPr>
          <w:sz w:val="36"/>
          <w:szCs w:val="36"/>
        </w:rPr>
      </w:pPr>
    </w:p>
    <w:p w14:paraId="11971150" w14:textId="77777777" w:rsidR="00C96699" w:rsidRPr="00C96699" w:rsidRDefault="00000000" w:rsidP="00445A8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96699">
        <w:rPr>
          <w:b/>
          <w:sz w:val="36"/>
          <w:szCs w:val="36"/>
          <w:u w:val="single"/>
        </w:rPr>
        <w:t>Inbound Filtering:</w:t>
      </w:r>
      <w:r w:rsidRPr="00C96699">
        <w:rPr>
          <w:sz w:val="36"/>
          <w:szCs w:val="36"/>
        </w:rPr>
        <w:t xml:space="preserve"> Blocks unwanted incoming connections </w:t>
      </w:r>
      <w:r w:rsidRPr="00C96699">
        <w:rPr>
          <w:b/>
          <w:bCs/>
          <w:sz w:val="36"/>
          <w:szCs w:val="36"/>
        </w:rPr>
        <w:t>(e.g., denying port 23 prevents Telnet access).</w:t>
      </w:r>
    </w:p>
    <w:p w14:paraId="07088D79" w14:textId="77777777" w:rsidR="00C96699" w:rsidRDefault="00C96699" w:rsidP="00C96699">
      <w:pPr>
        <w:pStyle w:val="ListParagraph"/>
        <w:ind w:left="720" w:firstLine="0"/>
        <w:rPr>
          <w:sz w:val="36"/>
          <w:szCs w:val="36"/>
        </w:rPr>
      </w:pPr>
    </w:p>
    <w:p w14:paraId="22A57824" w14:textId="77777777" w:rsidR="00C96699" w:rsidRDefault="00000000" w:rsidP="00445A8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C96699">
        <w:rPr>
          <w:b/>
          <w:sz w:val="36"/>
          <w:szCs w:val="36"/>
          <w:u w:val="single"/>
        </w:rPr>
        <w:t>Outbound Filtering:</w:t>
      </w:r>
      <w:r w:rsidRPr="00C96699">
        <w:rPr>
          <w:sz w:val="36"/>
          <w:szCs w:val="36"/>
        </w:rPr>
        <w:t xml:space="preserve"> Restricts what your system can send out </w:t>
      </w:r>
      <w:r w:rsidRPr="00C96699">
        <w:rPr>
          <w:b/>
          <w:bCs/>
          <w:sz w:val="36"/>
          <w:szCs w:val="36"/>
        </w:rPr>
        <w:t>(less common but useful for malware prevention).</w:t>
      </w:r>
    </w:p>
    <w:p w14:paraId="41E220B7" w14:textId="77777777" w:rsidR="00C96699" w:rsidRPr="00C96699" w:rsidRDefault="00C96699" w:rsidP="00C96699">
      <w:pPr>
        <w:pStyle w:val="ListParagraph"/>
        <w:rPr>
          <w:b/>
          <w:bCs/>
          <w:sz w:val="36"/>
          <w:szCs w:val="36"/>
        </w:rPr>
      </w:pPr>
    </w:p>
    <w:p w14:paraId="12CF9DB7" w14:textId="77777777" w:rsidR="00C96699" w:rsidRPr="00C96699" w:rsidRDefault="00C96699" w:rsidP="00C96699">
      <w:pPr>
        <w:pStyle w:val="ListParagraph"/>
        <w:ind w:left="720" w:firstLine="0"/>
        <w:rPr>
          <w:b/>
          <w:bCs/>
          <w:sz w:val="36"/>
          <w:szCs w:val="36"/>
        </w:rPr>
      </w:pPr>
    </w:p>
    <w:p w14:paraId="7CA3568D" w14:textId="77777777" w:rsidR="00C96699" w:rsidRDefault="00000000" w:rsidP="00445A8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96699">
        <w:rPr>
          <w:b/>
          <w:sz w:val="36"/>
          <w:szCs w:val="36"/>
          <w:u w:val="single"/>
        </w:rPr>
        <w:t>Default Behavior:</w:t>
      </w:r>
      <w:r w:rsidRPr="00C96699">
        <w:rPr>
          <w:sz w:val="36"/>
          <w:szCs w:val="36"/>
        </w:rPr>
        <w:t xml:space="preserve"> Most firewalls deny all inbound by default and allow outbound, requiring explicit </w:t>
      </w:r>
      <w:r w:rsidRPr="00C96699">
        <w:rPr>
          <w:b/>
          <w:bCs/>
          <w:sz w:val="36"/>
          <w:szCs w:val="36"/>
        </w:rPr>
        <w:t>"allow"</w:t>
      </w:r>
      <w:r w:rsidRPr="00C96699">
        <w:rPr>
          <w:sz w:val="36"/>
          <w:szCs w:val="36"/>
        </w:rPr>
        <w:t xml:space="preserve"> rules for services like SSH.</w:t>
      </w:r>
    </w:p>
    <w:p w14:paraId="517F75D2" w14:textId="77777777" w:rsidR="00C96699" w:rsidRDefault="00C96699" w:rsidP="00C96699">
      <w:pPr>
        <w:pStyle w:val="ListParagraph"/>
        <w:ind w:left="720" w:firstLine="0"/>
        <w:rPr>
          <w:sz w:val="36"/>
          <w:szCs w:val="36"/>
        </w:rPr>
      </w:pPr>
    </w:p>
    <w:p w14:paraId="1C930B0C" w14:textId="518529D9" w:rsidR="00AB372F" w:rsidRPr="00C96699" w:rsidRDefault="00000000" w:rsidP="00445A8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96699">
        <w:rPr>
          <w:b/>
          <w:bCs/>
          <w:sz w:val="36"/>
          <w:szCs w:val="36"/>
          <w:u w:val="single"/>
        </w:rPr>
        <w:t>Stateful Inspection:</w:t>
      </w:r>
      <w:r w:rsidRPr="00C96699">
        <w:rPr>
          <w:sz w:val="36"/>
          <w:szCs w:val="36"/>
        </w:rPr>
        <w:t xml:space="preserve"> Tracks connection states, allowing responses to outbound requests while blocking unsolicited inbound traffic. This layered approach enhances security by reducing attack surfaces, but over- restrictive rules can break functionality.</w:t>
      </w:r>
    </w:p>
    <w:p w14:paraId="501B9CCE" w14:textId="77777777" w:rsidR="00AB372F" w:rsidRPr="00445A81" w:rsidRDefault="00AB372F" w:rsidP="00445A81">
      <w:pPr>
        <w:sectPr w:rsidR="00AB372F" w:rsidRPr="00445A81">
          <w:pgSz w:w="11910" w:h="16840"/>
          <w:pgMar w:top="1360" w:right="708" w:bottom="280" w:left="1417" w:header="720" w:footer="720" w:gutter="0"/>
          <w:cols w:space="720"/>
        </w:sectPr>
      </w:pPr>
    </w:p>
    <w:p w14:paraId="4E5B75AF" w14:textId="77777777" w:rsidR="00AB372F" w:rsidRPr="00445A81" w:rsidRDefault="00AB372F" w:rsidP="00445A81"/>
    <w:p w14:paraId="25BE952A" w14:textId="77777777" w:rsidR="00AB372F" w:rsidRPr="00445A81" w:rsidRDefault="00AB372F" w:rsidP="00445A81"/>
    <w:p w14:paraId="1DF24E1B" w14:textId="77777777" w:rsidR="00C96699" w:rsidRDefault="00C96699" w:rsidP="00C96699">
      <w:pPr>
        <w:jc w:val="center"/>
        <w:rPr>
          <w:sz w:val="96"/>
          <w:szCs w:val="96"/>
        </w:rPr>
      </w:pPr>
    </w:p>
    <w:p w14:paraId="09CEAFFB" w14:textId="77777777" w:rsidR="00C96699" w:rsidRDefault="00C96699" w:rsidP="00C96699">
      <w:pPr>
        <w:jc w:val="center"/>
        <w:rPr>
          <w:sz w:val="96"/>
          <w:szCs w:val="96"/>
        </w:rPr>
      </w:pPr>
    </w:p>
    <w:p w14:paraId="52627E10" w14:textId="77777777" w:rsidR="00C96699" w:rsidRDefault="00C96699" w:rsidP="00C96699">
      <w:pPr>
        <w:jc w:val="center"/>
        <w:rPr>
          <w:sz w:val="96"/>
          <w:szCs w:val="96"/>
        </w:rPr>
      </w:pPr>
    </w:p>
    <w:p w14:paraId="1BC664F2" w14:textId="77777777" w:rsidR="00C96699" w:rsidRDefault="00C96699" w:rsidP="00C96699">
      <w:pPr>
        <w:jc w:val="center"/>
        <w:rPr>
          <w:sz w:val="96"/>
          <w:szCs w:val="96"/>
        </w:rPr>
      </w:pPr>
    </w:p>
    <w:p w14:paraId="251676C2" w14:textId="77777777" w:rsidR="00C96699" w:rsidRDefault="00C96699" w:rsidP="00C96699">
      <w:pPr>
        <w:jc w:val="center"/>
        <w:rPr>
          <w:sz w:val="96"/>
          <w:szCs w:val="96"/>
        </w:rPr>
      </w:pPr>
    </w:p>
    <w:p w14:paraId="09AB2492" w14:textId="77777777" w:rsidR="00C96699" w:rsidRDefault="00C96699" w:rsidP="00C96699">
      <w:pPr>
        <w:jc w:val="center"/>
        <w:rPr>
          <w:sz w:val="96"/>
          <w:szCs w:val="96"/>
        </w:rPr>
      </w:pPr>
    </w:p>
    <w:p w14:paraId="1B6D36E4" w14:textId="5982CACE" w:rsidR="00AB372F" w:rsidRPr="00C96699" w:rsidRDefault="00000000" w:rsidP="00C96699">
      <w:pPr>
        <w:jc w:val="center"/>
        <w:rPr>
          <w:sz w:val="96"/>
          <w:szCs w:val="96"/>
        </w:rPr>
      </w:pPr>
      <w:r w:rsidRPr="00C96699">
        <w:rPr>
          <w:sz w:val="96"/>
          <w:szCs w:val="96"/>
        </w:rPr>
        <w:t>Thank</w:t>
      </w:r>
      <w:r w:rsidR="00C96699">
        <w:rPr>
          <w:sz w:val="96"/>
          <w:szCs w:val="96"/>
        </w:rPr>
        <w:t xml:space="preserve"> Y</w:t>
      </w:r>
      <w:r w:rsidRPr="00C96699">
        <w:rPr>
          <w:sz w:val="96"/>
          <w:szCs w:val="96"/>
        </w:rPr>
        <w:t>ou</w:t>
      </w:r>
    </w:p>
    <w:sectPr w:rsidR="00AB372F" w:rsidRPr="00C96699">
      <w:pgSz w:w="11910" w:h="16840"/>
      <w:pgMar w:top="192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FBDC" w14:textId="77777777" w:rsidR="00DA39D5" w:rsidRDefault="00DA39D5" w:rsidP="00290D28">
      <w:r>
        <w:separator/>
      </w:r>
    </w:p>
  </w:endnote>
  <w:endnote w:type="continuationSeparator" w:id="0">
    <w:p w14:paraId="67408F47" w14:textId="77777777" w:rsidR="00DA39D5" w:rsidRDefault="00DA39D5" w:rsidP="00290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158CE" w14:textId="77777777" w:rsidR="00DA39D5" w:rsidRDefault="00DA39D5" w:rsidP="00290D28">
      <w:r>
        <w:separator/>
      </w:r>
    </w:p>
  </w:footnote>
  <w:footnote w:type="continuationSeparator" w:id="0">
    <w:p w14:paraId="21C192A5" w14:textId="77777777" w:rsidR="00DA39D5" w:rsidRDefault="00DA39D5" w:rsidP="00290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834"/>
    <w:multiLevelType w:val="hybridMultilevel"/>
    <w:tmpl w:val="7B248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C6096"/>
    <w:multiLevelType w:val="hybridMultilevel"/>
    <w:tmpl w:val="59965C76"/>
    <w:lvl w:ilvl="0" w:tplc="7B9ED0C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27659C8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2" w:tplc="D5223A8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F784443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67E8B23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B3C2C80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E6A6D5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A0C024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F2D4730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741152"/>
    <w:multiLevelType w:val="hybridMultilevel"/>
    <w:tmpl w:val="488A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5817">
    <w:abstractNumId w:val="1"/>
  </w:num>
  <w:num w:numId="2" w16cid:durableId="135219053">
    <w:abstractNumId w:val="2"/>
  </w:num>
  <w:num w:numId="3" w16cid:durableId="14587203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jit Mondal">
    <w15:presenceInfo w15:providerId="Windows Live" w15:userId="1c587742c7aed4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markup="0"/>
  <w:trackRevision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372F"/>
    <w:rsid w:val="00082BD7"/>
    <w:rsid w:val="000F3F24"/>
    <w:rsid w:val="00130FF5"/>
    <w:rsid w:val="002857DE"/>
    <w:rsid w:val="00290D28"/>
    <w:rsid w:val="00384648"/>
    <w:rsid w:val="003C0764"/>
    <w:rsid w:val="00445A81"/>
    <w:rsid w:val="0088197B"/>
    <w:rsid w:val="009B18BD"/>
    <w:rsid w:val="009C7423"/>
    <w:rsid w:val="00A53EBB"/>
    <w:rsid w:val="00AB372F"/>
    <w:rsid w:val="00C96699"/>
    <w:rsid w:val="00DA39D5"/>
    <w:rsid w:val="00EC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AB32"/>
  <w15:docId w15:val="{47AE9378-86CE-4AFF-A4FF-C5479026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1" w:hanging="359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84648"/>
    <w:rPr>
      <w:rFonts w:ascii="Times New Roman" w:eastAsia="Times New Roman" w:hAnsi="Times New Roman" w:cs="Times New Roman"/>
      <w:sz w:val="36"/>
      <w:szCs w:val="36"/>
    </w:rPr>
  </w:style>
  <w:style w:type="paragraph" w:styleId="Revision">
    <w:name w:val="Revision"/>
    <w:hidden/>
    <w:uiPriority w:val="99"/>
    <w:semiHidden/>
    <w:rsid w:val="00A53EBB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90D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0D2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90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0D2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Abhijit Mondal</cp:lastModifiedBy>
  <cp:revision>8</cp:revision>
  <cp:lastPrinted>2026-02-17T16:11:00Z</cp:lastPrinted>
  <dcterms:created xsi:type="dcterms:W3CDTF">2026-02-17T16:05:00Z</dcterms:created>
  <dcterms:modified xsi:type="dcterms:W3CDTF">2026-02-17T16:17:00Z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www.smallpdf.com</vt:lpwstr>
  </property>
</Properties>
</file>